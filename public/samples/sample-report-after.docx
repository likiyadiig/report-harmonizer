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Mid-Term Review: Valdora District Health Strengthening Programme</w:t>
      </w:r>
    </w:p>
    <w:p>
      <w:pPr>
        <w:spacing w:after="160"/>
      </w:pPr>
      <w:r>
        <w:t xml:space="preserve">TEST DOCUMENT. This report is entirely made up for testing Report Harmonizer. All names, places, organisations and figures are fictional.</w:t>
      </w:r>
    </w:p>
    <w:p>
      <w:pPr>
        <w:pStyle w:val="Heading1"/>
        <w:spacing w:after="120" w:before="240"/>
      </w:pPr>
      <w:r>
        <w:t xml:space="preserve">1. Introduction</w:t>
      </w:r>
    </w:p>
    <w:p>
      <w:pPr>
        <w:spacing w:after="160"/>
      </w:pPr>
      <w:r>
        <w:t xml:space="preserve">The</w:t>
      </w:r>
      <w:del w:id="1" w:author="Report Harmonizer" w:date="2026-10-07T09:20:17Z">
        <w:r>
          <w:delText xml:space="preserve"> present review was commissioned by the</w:delText>
        </w:r>
      </w:del>
      <w:r>
        <w:t xml:space="preserve"> Ministry of Health of the fictional Republic of Valdora </w:t>
      </w:r>
      <w:del w:id="2" w:author="Report Harmonizer" w:date="2026-10-07T09:20:17Z">
        <w:r>
          <w:delText xml:space="preserve">in order</w:delText>
        </w:r>
      </w:del>
      <w:ins w:id="3" w:author="Report Harmonizer" w:date="2026-10-07T09:20:17Z">
        <w:r>
          <w:t xml:space="preserve">commissioned this review</w:t>
        </w:r>
      </w:ins>
      <w:r>
        <w:t xml:space="preserve"> to assess, at the programme's midpoint, </w:t>
      </w:r>
      <w:del w:id="4" w:author="Report Harmonizer" w:date="2026-10-07T09:20:17Z">
        <w:r>
          <w:delText xml:space="preserve">the extent to which</w:delText>
        </w:r>
      </w:del>
      <w:ins w:id="5" w:author="Report Harmonizer" w:date="2026-10-07T09:20:17Z">
        <w:r>
          <w:t xml:space="preserve">how far</w:t>
        </w:r>
      </w:ins>
      <w:r>
        <w:t xml:space="preserve"> the Valdora District Health Strengthening Programme (VDHSP) </w:t>
      </w:r>
      <w:r>
        <w:t xml:space="preserve">has progressed towards </w:t>
      </w:r>
      <w:del w:id="6" w:author="Report Harmonizer" w:date="2026-10-07T09:20:17Z">
        <w:r>
          <w:delText xml:space="preserve">the achievement of </w:delText>
        </w:r>
      </w:del>
      <w:r>
        <w:t xml:space="preserve">its stated objectives</w:t>
      </w:r>
      <w:del w:id="7" w:author="Report Harmonizer" w:date="2026-10-07T09:20:17Z">
        <w:r>
          <w:delText xml:space="preserve">, which</w:delText>
        </w:r>
      </w:del>
      <w:ins w:id="8" w:author="Report Harmonizer" w:date="2026-10-07T09:20:17Z">
        <w:r>
          <w:t xml:space="preserve">. These</w:t>
        </w:r>
      </w:ins>
      <w:r>
        <w:t xml:space="preserve"> were </w:t>
      </w:r>
      <w:del w:id="9" w:author="Report Harmonizer" w:date="2026-10-07T09:20:17Z">
        <w:r>
          <w:delText xml:space="preserve">formulated</w:delText>
        </w:r>
      </w:del>
      <w:ins w:id="10" w:author="Report Harmonizer" w:date="2026-10-07T09:20:17Z">
        <w:r>
          <w:t xml:space="preserve">set out</w:t>
        </w:r>
      </w:ins>
      <w:r>
        <w:t xml:space="preserve"> in the original programme document of March 2023 and </w:t>
      </w:r>
      <w:del w:id="11" w:author="Report Harmonizer" w:date="2026-10-07T09:20:17Z">
        <w:r>
          <w:delText xml:space="preserve">subsequently </w:delText>
        </w:r>
      </w:del>
      <w:r>
        <w:t xml:space="preserve">revised in January 2024.</w:t>
      </w:r>
    </w:p>
    <w:p>
      <w:pPr>
        <w:spacing w:after="160"/>
      </w:pPr>
      <w:del w:id="12" w:author="Report Harmonizer" w:date="2026-10-07T09:20:17Z">
        <w:r>
          <w:delText xml:space="preserve">It should be noted that the</w:delText>
        </w:r>
      </w:del>
      <w:ins w:id="13" w:author="Report Harmonizer" w:date="2026-10-07T09:20:17Z">
        <w:r>
          <w:t xml:space="preserve">The</w:t>
        </w:r>
      </w:ins>
      <w:r>
        <w:t xml:space="preserve"> review team</w:t>
      </w:r>
      <w:del w:id="14" w:author="Report Harmonizer" w:date="2026-10-07T09:20:17Z">
        <w:r>
          <w:delText xml:space="preserve">, consisting</w:delText>
        </w:r>
      </w:del>
      <w:r>
        <w:t xml:space="preserve"> of three independent consultants</w:t>
      </w:r>
      <w:del w:id="15" w:author="Report Harmonizer" w:date="2026-10-07T09:20:17Z">
        <w:r>
          <w:delText xml:space="preserve">,</w:delText>
        </w:r>
      </w:del>
      <w:r>
        <w:t xml:space="preserve"> conducted</w:t>
      </w:r>
      <w:r>
        <w:t xml:space="preserve"> fieldwork in four of the seven programme districts between 12 and 28 May </w:t>
      </w:r>
      <w:r>
        <w:t xml:space="preserve">2026</w:t>
      </w:r>
      <w:del w:id="16" w:author="Report Harmonizer" w:date="2026-10-07T09:20:17Z">
        <w:r>
          <w:delText xml:space="preserve">, during which a total of</w:delText>
        </w:r>
      </w:del>
      <w:ins w:id="17" w:author="Report Harmonizer" w:date="2026-10-07T09:20:17Z">
        <w:r>
          <w:t xml:space="preserve">. The team held</w:t>
        </w:r>
      </w:ins>
      <w:r>
        <w:t xml:space="preserve"> 46 key informant interviews and 9 focus group discussions </w:t>
      </w:r>
      <w:del w:id="18" w:author="Report Harmonizer" w:date="2026-10-07T09:20:17Z">
        <w:r>
          <w:delText xml:space="preserve">were carried out </w:delText>
        </w:r>
      </w:del>
      <w:r>
        <w:t xml:space="preserve">with</w:t>
      </w:r>
      <w:r>
        <w:t xml:space="preserve"> health staff, district officials and community representatives.</w:t>
      </w:r>
    </w:p>
    <w:p>
      <w:pPr>
        <w:pStyle w:val="Heading1"/>
        <w:spacing w:after="120" w:before="240"/>
      </w:pPr>
      <w:r>
        <w:t xml:space="preserve">2. Findings</w:t>
      </w:r>
    </w:p>
    <w:p>
      <w:pPr>
        <w:spacing w:after="160"/>
      </w:pPr>
      <w:r>
        <w:t xml:space="preserve">Training went well</w:t>
      </w:r>
      <w:del w:id="19" w:author="Report Harmonizer" w:date="2026-10-07T09:20:17Z">
        <w:r>
          <w:delText xml:space="preserve">. Staff</w:delText>
        </w:r>
      </w:del>
      <w:ins w:id="20" w:author="Report Harmonizer" w:date="2026-10-07T09:20:17Z">
        <w:r>
          <w:t xml:space="preserve">, and staff</w:t>
        </w:r>
      </w:ins>
      <w:r>
        <w:t xml:space="preserve"> liked it. </w:t>
      </w:r>
      <w:ins w:id="21" w:author="Report Harmonizer" w:date="2026-10-07T09:20:17Z">
        <w:r>
          <w:t xml:space="preserve">The programme trained </w:t>
        </w:r>
      </w:ins>
      <w:r>
        <w:t xml:space="preserve">312 health workers</w:t>
      </w:r>
      <w:del w:id="22" w:author="Report Harmonizer" w:date="2026-10-07T09:20:17Z">
        <w:r>
          <w:delText xml:space="preserve"> were trained,</w:delText>
        </w:r>
      </w:del>
      <w:r>
        <w:t xml:space="preserve"> against a target of 300. </w:t>
      </w:r>
      <w:del w:id="23" w:author="Report Harmonizer" w:date="2026-10-07T09:20:17Z">
        <w:r>
          <w:delText xml:space="preserve">That's</w:delText>
        </w:r>
      </w:del>
      <w:ins w:id="24" w:author="Report Harmonizer" w:date="2026-10-07T09:20:17Z">
        <w:r>
          <w:t xml:space="preserve">This is</w:t>
        </w:r>
      </w:ins>
      <w:r>
        <w:t xml:space="preserve"> more than planned, which is good. </w:t>
      </w:r>
      <w:del w:id="25" w:author="Report Harmonizer" w:date="2026-10-07T09:20:17Z">
        <w:r>
          <w:delText xml:space="preserve">But</w:delText>
        </w:r>
      </w:del>
      <w:ins w:id="26" w:author="Report Harmonizer" w:date="2026-10-07T09:20:17Z">
        <w:r>
          <w:t xml:space="preserve">However,</w:t>
        </w:r>
      </w:ins>
      <w:r>
        <w:t xml:space="preserve"> some</w:t>
      </w:r>
      <w:r>
        <w:t xml:space="preserve"> of them left their posts soon after.</w:t>
      </w:r>
    </w:p>
    <w:p>
      <w:pPr>
        <w:spacing w:after="160"/>
      </w:pPr>
      <w:r>
        <w:t xml:space="preserve">Drug stockouts are still a big problem. In Korvan district, 7 out of 11 clinics had no amoxicillin at the time of our visit. </w:t>
      </w:r>
      <w:r>
        <w:t xml:space="preserve">Staff said this happens </w:t>
      </w:r>
      <w:del w:id="27" w:author="Report Harmonizer" w:date="2026-10-07T09:20:17Z">
        <w:r>
          <w:delText xml:space="preserve">a lot</w:delText>
        </w:r>
      </w:del>
      <w:ins w:id="28" w:author="Report Harmonizer" w:date="2026-10-07T09:20:17Z">
        <w:r>
          <w:t xml:space="preserve">often</w:t>
        </w:r>
      </w:ins>
      <w:r>
        <w:t xml:space="preserve">. The supply chain </w:t>
      </w:r>
      <w:del w:id="29" w:author="Report Harmonizer" w:date="2026-10-07T09:20:17Z">
        <w:r>
          <w:delText xml:space="preserve">just isn't</w:delText>
        </w:r>
      </w:del>
      <w:ins w:id="30" w:author="Report Harmonizer" w:date="2026-10-07T09:20:17Z">
        <w:r>
          <w:t xml:space="preserve">is not</w:t>
        </w:r>
      </w:ins>
      <w:r>
        <w:t xml:space="preserve"> working yet.</w:t>
      </w:r>
    </w:p>
    <w:p>
      <w:pPr>
        <w:spacing w:after="160"/>
      </w:pPr>
      <w:r>
        <w:t xml:space="preserve">The district health officer in Korvan, Dr. Amina Telo, </w:t>
      </w:r>
      <w:r>
        <w:t xml:space="preserve">told us</w:t>
      </w:r>
      <w:del w:id="31" w:author="Report Harmonizer" w:date="2026-10-07T09:20:17Z">
        <w:r>
          <w:delText xml:space="preserve">:</w:delText>
        </w:r>
      </w:del>
      <w:ins w:id="32" w:author="Report Harmonizer" w:date="2026-10-07T09:20:17Z">
        <w:r>
          <w:t xml:space="preserve">,</w:t>
        </w:r>
      </w:ins>
      <w:r>
        <w:t xml:space="preserve"> "We</w:t>
      </w:r>
      <w:r>
        <w:t xml:space="preserve"> order on time, but the trucks come when they come." This matches what we saw in the records.</w:t>
      </w:r>
    </w:p>
    <w:p>
      <w:pPr>
        <w:spacing w:after="160"/>
      </w:pPr>
      <w:r>
        <w:t xml:space="preserve">Preliminary evidence suggests that the introduction of monthly supervision visits may have contributed to a modest improvement in the completeness of facility reporting, </w:t>
      </w:r>
      <w:commentRangeStart w:id="39"/>
      <w:del w:id="33" w:author="Report Harmonizer" w:date="2026-10-07T09:20:17Z">
        <w:r>
          <w:delText xml:space="preserve">although</w:delText>
        </w:r>
      </w:del>
      <w:ins w:id="34" w:author="Report Harmonizer" w:date="2026-10-07T09:20:17Z">
        <w:r>
          <w:t xml:space="preserve">However,</w:t>
        </w:r>
      </w:ins>
      <w:r>
        <w:t xml:space="preserve"> it remains unclear whether this </w:t>
      </w:r>
      <w:del w:id="35" w:author="Report Harmonizer" w:date="2026-10-07T09:20:17Z">
        <w:r>
          <w:delText xml:space="preserve">improvement can be attributed</w:delText>
        </w:r>
      </w:del>
      <w:ins w:id="36" w:author="Report Harmonizer" w:date="2026-10-07T09:20:17Z">
        <w:r>
          <w:t xml:space="preserve">is due</w:t>
        </w:r>
      </w:ins>
      <w:r>
        <w:t xml:space="preserve"> to the programme </w:t>
      </w:r>
      <w:del w:id="37" w:author="Report Harmonizer" w:date="2026-10-07T09:20:17Z">
        <w:r>
          <w:delText xml:space="preserve">rather than</w:delText>
        </w:r>
      </w:del>
      <w:ins w:id="38" w:author="Report Harmonizer" w:date="2026-10-07T09:20:17Z">
        <w:r>
          <w:t xml:space="preserve">or</w:t>
        </w:r>
      </w:ins>
      <w:r>
        <w:t xml:space="preserve"> to</w:t>
      </w:r>
      <w:commentRangeEnd w:id="39"/>
      <w:r>
        <w:commentReference w:id="39"/>
      </w:r>
      <w:r>
        <w:t xml:space="preserve"> the parallel national digitisation initiative.</w:t>
      </w:r>
    </w:p>
    <w:p>
      <w:pPr>
        <w:spacing w:after="160"/>
      </w:pPr>
      <w:r>
        <w:t xml:space="preserve">Maternal health indicators appear to show a positive trend, with the proportion of facility-based deliveries in the four visited districts having increased from 58 percent in 2023 to 64 percent in </w:t>
      </w:r>
      <w:r>
        <w:t xml:space="preserve">2025</w:t>
      </w:r>
      <w:del w:id="40" w:author="Report Harmonizer" w:date="2026-10-07T09:20:17Z">
        <w:r>
          <w:delText xml:space="preserve">; however</w:delText>
        </w:r>
      </w:del>
      <w:ins w:id="41" w:author="Report Harmonizer" w:date="2026-10-07T09:20:17Z">
        <w:r>
          <w:t xml:space="preserve">. However</w:t>
        </w:r>
      </w:ins>
      <w:r>
        <w:t xml:space="preserve">, data quality concerns mean </w:t>
      </w:r>
      <w:del w:id="42" w:author="Report Harmonizer" w:date="2026-10-07T09:20:17Z">
        <w:r>
          <w:delText xml:space="preserve">that </w:delText>
        </w:r>
      </w:del>
      <w:r>
        <w:t xml:space="preserve">these figures</w:t>
      </w:r>
      <w:r>
        <w:t xml:space="preserve"> should be interpreted with caution.</w:t>
      </w:r>
    </w:p>
    <w:p>
      <w:pPr>
        <w:spacing w:after="160"/>
      </w:pPr>
      <w:r>
        <w:t xml:space="preserve">The budget situation is mixed</w:t>
      </w:r>
      <w:del w:id="43" w:author="Report Harmonizer" w:date="2026-10-07T09:20:17Z">
        <w:r>
          <w:delText xml:space="preserve">:</w:delText>
        </w:r>
      </w:del>
      <w:ins w:id="44" w:author="Report Harmonizer" w:date="2026-10-07T09:20:17Z">
        <w:r>
          <w:t xml:space="preserve">. By April 2026,</w:t>
        </w:r>
      </w:ins>
      <w:r>
        <w:t xml:space="preserve"> 71 percent</w:t>
      </w:r>
      <w:r>
        <w:t xml:space="preserve"> of the allocated funds (EUR 4.2 million out of EUR 5.9 million) </w:t>
      </w:r>
      <w:r>
        <w:t xml:space="preserve">had been disbursed</w:t>
      </w:r>
      <w:del w:id="45" w:author="Report Harmonizer" w:date="2026-10-07T09:20:17Z">
        <w:r>
          <w:delText xml:space="preserve"> by April 2026 -</w:delText>
        </w:r>
      </w:del>
      <w:ins w:id="46" w:author="Report Harmonizer" w:date="2026-10-07T09:20:17Z">
        <w:r>
          <w:t xml:space="preserve">,</w:t>
        </w:r>
      </w:ins>
      <w:r>
        <w:t xml:space="preserve"> which is broadly in line with the workplan</w:t>
      </w:r>
      <w:del w:id="47" w:author="Report Harmonizer" w:date="2026-10-07T09:20:17Z">
        <w:r>
          <w:delText xml:space="preserve"> - but</w:delText>
        </w:r>
      </w:del>
      <w:ins w:id="48" w:author="Report Harmonizer" w:date="2026-10-07T09:20:17Z">
        <w:r>
          <w:t xml:space="preserve">. However,</w:t>
        </w:r>
      </w:ins>
      <w:r>
        <w:t xml:space="preserve"> spending</w:t>
      </w:r>
      <w:r>
        <w:t xml:space="preserve"> on the community component has lagged considerably behind.</w:t>
      </w:r>
    </w:p>
    <w:p>
      <w:pPr>
        <w:pStyle w:val="Heading1"/>
        <w:spacing w:after="120" w:before="240"/>
      </w:pPr>
      <w:r>
        <w:t xml:space="preserve">3. Recommendations</w:t>
      </w:r>
    </w:p>
    <w:p>
      <w:pPr>
        <w:spacing w:after="160"/>
      </w:pPr>
      <w:del w:id="49" w:author="Report Harmonizer" w:date="2026-10-07T09:20:17Z">
        <w:r>
          <w:delText xml:space="preserve">It is recommended that the</w:delText>
        </w:r>
      </w:del>
      <w:ins w:id="50" w:author="Report Harmonizer" w:date="2026-10-07T09:20:17Z">
        <w:r>
          <w:t xml:space="preserve">The</w:t>
        </w:r>
      </w:ins>
      <w:r>
        <w:t xml:space="preserve"> programme management unit</w:t>
      </w:r>
      <w:del w:id="51" w:author="Report Harmonizer" w:date="2026-10-07T09:20:17Z">
        <w:r>
          <w:delText xml:space="preserve">, in close collaboration</w:delText>
        </w:r>
      </w:del>
      <w:ins w:id="52" w:author="Report Harmonizer" w:date="2026-10-07T09:20:17Z">
        <w:r>
          <w:t xml:space="preserve"> should work closely</w:t>
        </w:r>
      </w:ins>
      <w:r>
        <w:t xml:space="preserve"> with the Central Medical Stores</w:t>
      </w:r>
      <w:del w:id="53" w:author="Report Harmonizer" w:date="2026-10-07T09:20:17Z">
        <w:r>
          <w:delText xml:space="preserve">, undertakes a comprehensive</w:delText>
        </w:r>
      </w:del>
      <w:ins w:id="54" w:author="Report Harmonizer" w:date="2026-10-07T09:20:17Z">
        <w:r>
          <w:t xml:space="preserve"> to</w:t>
        </w:r>
      </w:ins>
      <w:r>
        <w:t xml:space="preserve"> review</w:t>
      </w:r>
      <w:del w:id="55" w:author="Report Harmonizer" w:date="2026-10-07T09:20:17Z">
        <w:r>
          <w:delText xml:space="preserve"> of the</w:delText>
        </w:r>
      </w:del>
      <w:r>
        <w:t xml:space="preserve"> last-mile distribution arrangements </w:t>
      </w:r>
      <w:del w:id="56" w:author="Report Harmonizer" w:date="2026-10-07T09:20:17Z">
        <w:r>
          <w:delText xml:space="preserve">with a view to identifying</w:delText>
        </w:r>
      </w:del>
      <w:ins w:id="57" w:author="Report Harmonizer" w:date="2026-10-07T09:20:17Z">
        <w:r>
          <w:t xml:space="preserve">in full and identify</w:t>
        </w:r>
      </w:ins>
      <w:r>
        <w:t xml:space="preserve"> the </w:t>
      </w:r>
      <w:del w:id="58" w:author="Report Harmonizer" w:date="2026-10-07T09:20:17Z">
        <w:r>
          <w:delText xml:space="preserve">principal</w:delText>
        </w:r>
      </w:del>
      <w:ins w:id="59" w:author="Report Harmonizer" w:date="2026-10-07T09:20:17Z">
        <w:r>
          <w:t xml:space="preserve">main</w:t>
        </w:r>
      </w:ins>
      <w:r>
        <w:t xml:space="preserve"> bottlenecks.</w:t>
      </w:r>
    </w:p>
    <w:p>
      <w:pPr>
        <w:spacing w:after="160"/>
      </w:pPr>
      <w:commentRangeStart w:id="64"/>
      <w:del w:id="60" w:author="Report Harmonizer" w:date="2026-10-07T09:20:17Z">
        <w:r>
          <w:delText xml:space="preserve">Retention</w:delText>
        </w:r>
      </w:del>
      <w:ins w:id="61" w:author="Report Harmonizer" w:date="2026-10-07T09:20:17Z">
        <w:r>
          <w:t xml:space="preserve">Staff retention</w:t>
        </w:r>
      </w:ins>
      <w:r>
        <w:t xml:space="preserve"> needs fixing</w:t>
      </w:r>
      <w:del w:id="62" w:author="Report Harmonizer" w:date="2026-10-07T09:20:17Z">
        <w:r>
          <w:delText xml:space="preserve">. Trained</w:delText>
        </w:r>
      </w:del>
      <w:ins w:id="63" w:author="Report Harmonizer" w:date="2026-10-07T09:20:17Z">
        <w:r>
          <w:t xml:space="preserve">, as trained</w:t>
        </w:r>
      </w:ins>
      <w:r>
        <w:t xml:space="preserve"> staff leave. The programme</w:t>
      </w:r>
      <w:commentRangeEnd w:id="64"/>
      <w:r>
        <w:commentReference w:id="64"/>
      </w:r>
      <w:r>
        <w:t xml:space="preserve"> should look at incentives, maybe housing or allowances, and </w:t>
      </w:r>
      <w:del w:id="65" w:author="Report Harmonizer" w:date="2026-10-07T09:20:17Z">
        <w:r>
          <w:delText xml:space="preserve">talk to</w:delText>
        </w:r>
      </w:del>
      <w:ins w:id="66" w:author="Report Harmonizer" w:date="2026-10-07T09:20:17Z">
        <w:r>
          <w:t xml:space="preserve">consult</w:t>
        </w:r>
      </w:ins>
      <w:r>
        <w:t xml:space="preserve"> the districts</w:t>
      </w:r>
      <w:r>
        <w:t xml:space="preserve"> about it before the next training round starts.</w:t>
      </w:r>
    </w:p>
    <w:p>
      <w:pPr>
        <w:spacing w:after="160"/>
      </w:pPr>
      <w:del w:id="67" w:author="Report Harmonizer" w:date="2026-10-07T09:20:17Z">
        <w:r>
          <w:delText xml:space="preserve">Consideration</w:delText>
        </w:r>
      </w:del>
      <w:ins w:id="68" w:author="Report Harmonizer" w:date="2026-10-07T09:20:17Z">
        <w:r>
          <w:t xml:space="preserve">The programme</w:t>
        </w:r>
      </w:ins>
      <w:r>
        <w:t xml:space="preserve"> might </w:t>
      </w:r>
      <w:del w:id="69" w:author="Report Harmonizer" w:date="2026-10-07T09:20:17Z">
        <w:r>
          <w:delText xml:space="preserve">be given to</w:delText>
        </w:r>
      </w:del>
      <w:ins w:id="70" w:author="Report Harmonizer" w:date="2026-10-07T09:20:17Z">
        <w:r>
          <w:t xml:space="preserve">consider</w:t>
        </w:r>
      </w:ins>
      <w:r>
        <w:t xml:space="preserve"> aligning </w:t>
      </w:r>
      <w:del w:id="71" w:author="Report Harmonizer" w:date="2026-10-07T09:20:17Z">
        <w:r>
          <w:delText xml:space="preserve">the programme's</w:delText>
        </w:r>
      </w:del>
      <w:ins w:id="72" w:author="Report Harmonizer" w:date="2026-10-07T09:20:17Z">
        <w:r>
          <w:t xml:space="preserve">its</w:t>
        </w:r>
      </w:ins>
      <w:r>
        <w:t xml:space="preserve"> reporting tools with the national digital system</w:t>
      </w:r>
      <w:del w:id="73" w:author="Report Harmonizer" w:date="2026-10-07T09:20:17Z">
        <w:r>
          <w:delText xml:space="preserve">, which</w:delText>
        </w:r>
      </w:del>
      <w:ins w:id="74" w:author="Report Harmonizer" w:date="2026-10-07T09:20:17Z">
        <w:r>
          <w:t xml:space="preserve">. This</w:t>
        </w:r>
      </w:ins>
      <w:r>
        <w:t xml:space="preserve"> could potentially reduce the double reporting burden currently experienced by facility staff.</w:t>
      </w:r>
    </w:p>
    <w:p>
      <w:pPr>
        <w:spacing w:after="160"/>
      </w:pPr>
      <w:r>
        <w:t xml:space="preserve">Finally, the review team would like to thank all those who gave their time to participate in interviews and discussions, and in particular the staff of the four district health offices visited.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39" w:author="Report Harmonizer" w:date="2026-10-07T09:20:17Z" w:initials="RH">
    <w:p>
      <w:r>
        <w:annotationRef/>
      </w:r>
      <w:r>
        <w:t xml:space="preserve">Please check whether this edit changes the meaning. Split and simplify.</w:t>
      </w:r>
    </w:p>
  </w:comment>
  <w:comment w:id="64" w:author="Report Harmonizer" w:date="2026-10-07T09:20:17Z" w:initials="RH">
    <w:p>
      <w:r>
        <w:annotationRef/>
      </w:r>
      <w:r>
        <w:t xml:space="preserve">Please check whether this edit changes the meaning. Less choppy.</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2026-10-05T12:15:29.650Z</dcterms:created>
  <dcterms:modified xsi:type="dcterms:W3CDTF">2026-10-05T12:15:29.659Z</dcterms:modified>
</cp:coreProperties>
</file>

<file path=docProps/custom.xml><?xml version="1.0" encoding="utf-8"?>
<Properties xmlns="http://schemas.openxmlformats.org/officeDocument/2006/custom-properties" xmlns:vt="http://schemas.openxmlformats.org/officeDocument/2006/docPropsVTypes"/>
</file>